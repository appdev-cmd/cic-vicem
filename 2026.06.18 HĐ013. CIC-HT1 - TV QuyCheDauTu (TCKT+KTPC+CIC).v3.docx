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156D0" w14:textId="77777777"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14:paraId="6D2C35F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14:paraId="54200F3D" w14:textId="77777777"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14:paraId="6CF57964" w14:textId="77777777" w:rsidR="00EA5809" w:rsidRDefault="00EA5809">
      <w:pPr>
        <w:jc w:val="center"/>
        <w:rPr>
          <w:rFonts w:ascii="Times New Roman" w:eastAsia="Times New Roman" w:hAnsi="Times New Roman" w:cs="Times New Roman"/>
          <w:b/>
          <w:bCs/>
          <w:color w:val="000000"/>
          <w:sz w:val="28"/>
          <w:szCs w:val="28"/>
        </w:rPr>
      </w:pPr>
    </w:p>
    <w:p w14:paraId="203ED031" w14:textId="77777777"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14:paraId="24C599C8"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14:paraId="4BA9470D"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Dịch vụ tư vấn rà soát, điều chỉnh quy chế đầu tư xây dựng của VICEM Hà Tiên</w:t>
      </w:r>
    </w:p>
    <w:p w14:paraId="38179CCF" w14:textId="77777777" w:rsidR="00C16B2B" w:rsidRDefault="00C16B2B">
      <w:pPr>
        <w:jc w:val="both"/>
        <w:rPr>
          <w:rFonts w:ascii="Times New Roman" w:eastAsia="Times New Roman" w:hAnsi="Times New Roman" w:cs="Times New Roman"/>
          <w:color w:val="000000"/>
          <w:sz w:val="28"/>
          <w:szCs w:val="28"/>
        </w:rPr>
      </w:pPr>
    </w:p>
    <w:p w14:paraId="7CE777E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14:paraId="56F0D148"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14:paraId="6F999FA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14:paraId="738FBEF5"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14:paraId="6C9DBACE"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14:paraId="7A147023"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14:paraId="7D1EDFEE" w14:textId="77777777"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14:paraId="248198FC" w14:textId="77777777"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14:paraId="10DF4895" w14:textId="77777777">
        <w:tc>
          <w:tcPr>
            <w:tcW w:w="1668" w:type="dxa"/>
          </w:tcPr>
          <w:p w14:paraId="1AD6C833"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14:paraId="3CCB1F66"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14:paraId="578061D9"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14:paraId="73369AD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030BD38D" w14:textId="77777777">
        <w:tc>
          <w:tcPr>
            <w:tcW w:w="1668" w:type="dxa"/>
          </w:tcPr>
          <w:p w14:paraId="60F0363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14:paraId="7A5C1399"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3968C2F4"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14:paraId="644BAB05" w14:textId="77777777">
        <w:tc>
          <w:tcPr>
            <w:tcW w:w="1668" w:type="dxa"/>
          </w:tcPr>
          <w:p w14:paraId="77BF719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14:paraId="0675452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5BEB132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14:paraId="05AF9BC0" w14:textId="77777777">
        <w:tc>
          <w:tcPr>
            <w:tcW w:w="1668" w:type="dxa"/>
          </w:tcPr>
          <w:p w14:paraId="45ECBA7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14:paraId="25B9D39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64F77E27"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14:paraId="3CF6D8B6" w14:textId="77777777"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14:paraId="122B6A1F" w14:textId="77777777">
        <w:tc>
          <w:tcPr>
            <w:tcW w:w="1668" w:type="dxa"/>
            <w:tcBorders>
              <w:top w:val="nil"/>
              <w:left w:val="nil"/>
              <w:bottom w:val="nil"/>
              <w:right w:val="nil"/>
            </w:tcBorders>
            <w:vAlign w:val="center"/>
          </w:tcPr>
          <w:p w14:paraId="64E48E4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14:paraId="2F33945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14:paraId="68CF6157"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14:paraId="76D6313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00FAE1FF" w14:textId="77777777">
        <w:trPr>
          <w:trHeight w:val="448"/>
        </w:trPr>
        <w:tc>
          <w:tcPr>
            <w:tcW w:w="1668" w:type="dxa"/>
            <w:tcBorders>
              <w:top w:val="nil"/>
              <w:left w:val="nil"/>
              <w:bottom w:val="nil"/>
              <w:right w:val="nil"/>
            </w:tcBorders>
            <w:vAlign w:val="center"/>
          </w:tcPr>
          <w:p w14:paraId="2692D80B"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14:paraId="6A76DAF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14:paraId="6CBBF03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14:paraId="6C815CDD" w14:textId="77777777">
        <w:trPr>
          <w:trHeight w:val="100"/>
        </w:trPr>
        <w:tc>
          <w:tcPr>
            <w:tcW w:w="1668" w:type="dxa"/>
            <w:tcBorders>
              <w:top w:val="nil"/>
              <w:left w:val="nil"/>
              <w:bottom w:val="nil"/>
              <w:right w:val="nil"/>
            </w:tcBorders>
            <w:vAlign w:val="center"/>
          </w:tcPr>
          <w:p w14:paraId="33BCA4B7"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14:paraId="6707D95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3329FAA5"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14:paraId="7C6E2BF5" w14:textId="77777777">
        <w:trPr>
          <w:trHeight w:val="100"/>
        </w:trPr>
        <w:tc>
          <w:tcPr>
            <w:tcW w:w="1668" w:type="dxa"/>
            <w:tcBorders>
              <w:top w:val="nil"/>
              <w:left w:val="nil"/>
              <w:bottom w:val="nil"/>
              <w:right w:val="nil"/>
            </w:tcBorders>
            <w:vAlign w:val="center"/>
          </w:tcPr>
          <w:p w14:paraId="39D46AB8"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14:paraId="250EE5F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479A103F"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14:paraId="29994580"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Hai bên thỏa thuận ký kết hợp đồng với những điều khoản sau:</w:t>
      </w:r>
    </w:p>
    <w:p w14:paraId="780BFDC3"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14:paraId="7F131FDE"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14:paraId="1BBA759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14:paraId="5B3D277F"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14:paraId="54211B9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14:paraId="152C2B4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14:paraId="5A84F7D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14:paraId="3A24E406"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14:paraId="344C89C1"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14:paraId="774D8734"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14:paraId="7448CAC7"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14:paraId="27981BE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14:paraId="1173E84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14:paraId="26A3BB53" w14:textId="602670B2"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Dịch vụ tư vấn rà soát, điều chỉnh quy chế đầu tư xây dựng của VICEM Hà Tiên”.</w:t>
      </w:r>
      <w:r>
        <w:rPr>
          <w:rFonts w:ascii="Times New Roman" w:eastAsia="Times New Roman" w:hAnsi="Times New Roman" w:cs="Times New Roman"/>
          <w:color w:val="000000"/>
          <w:sz w:val="26"/>
          <w:szCs w:val="26"/>
        </w:rPr>
        <w:t xml:space="preserve"> Danh mục sản phẩm đính kèm tại Phụ lục 1 và Phụ lục 2 của hợp đồng này. </w:t>
      </w:r>
    </w:p>
    <w:p w14:paraId="72562176" w14:textId="77777777"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14:paraId="6D4EA28D" w14:textId="77777777"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14:paraId="7CBEF0A2" w14:textId="2A829257" w:rsidR="006870EB" w:rsidRPr="00B82359" w:rsidRDefault="006870EB" w:rsidP="0075338D">
      <w:pPr>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 w:name="_Hlk232666337"/>
      <w:r>
        <w:rPr>
          <w:rFonts w:ascii="Times New Roman" w:eastAsia="Times New Roman" w:hAnsi="Times New Roman" w:cs="Times New Roman"/>
          <w:color w:val="0000CC"/>
          <w:sz w:val="26"/>
          <w:szCs w:val="26"/>
        </w:rPr>
        <w:t>Báo cáo đề xuất phương án tổ chức mô hình quản lý dự án tại VICEM Hà Tiên phù hợp với Luật Xây dựng số 135/2025/QH15 ngày 10/12/2025; Luật số: 68/2025/QH15 ngày 14/6/2025; các Văn bản pháp luật khác có liên quan; đồng thời phù hợp với định hướng phát triển của VICEM Hà Tiên</w:t>
      </w:r>
      <w:bookmarkEnd w:id="1"/>
      <w:r>
        <w:rPr>
          <w:rFonts w:ascii="Times New Roman" w:eastAsia="Times New Roman" w:hAnsi="Times New Roman" w:cs="Times New Roman"/>
          <w:color w:val="0000CC"/>
          <w:sz w:val="26"/>
          <w:szCs w:val="26"/>
        </w:rPr>
        <w:t>.</w:t>
      </w:r>
    </w:p>
    <w:p w14:paraId="442268F8" w14:textId="77777777"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chế đầu tư xây dựng của VICEM Hà Tiên (Bao gồm các quy chế đã được điều chỉnh, cập nhật và các quy chế ban hành mới theo quy định của pháp luật hiện hành).</w:t>
      </w:r>
    </w:p>
    <w:p w14:paraId="7721BE25" w14:textId="77777777"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14:paraId="6488794A"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14:paraId="62A202CB"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địa điểm, tiến độ thực hiện hợp đồng</w:t>
      </w:r>
    </w:p>
    <w:p w14:paraId="7C5209B2"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45 ngày kể từ ngày hợp đồng có hiệu lực. </w:t>
      </w:r>
      <w:r>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14:paraId="724AFDB4"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Tiến độ thực hiện, giai đoạn, sản phẩm bàn giao chi tiết của hợp đồng quy định tại Phụ lục 02 hợp đồng này. </w:t>
      </w:r>
    </w:p>
    <w:p w14:paraId="41F3CEF6" w14:textId="77777777"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14:paraId="415794D9"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14:paraId="57F62EBC" w14:textId="77777777" w:rsidR="00C16B2B"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14:paraId="1A6BBD56"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tab/>
        <w:tab/>
        <w:t>455.000.000 đồng.</w:t>
      </w:r>
    </w:p>
    <w:p w14:paraId="324B5A52"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tab/>
        <w:tab/>
        <w:t xml:space="preserve">  </w:t>
        <w:tab/>
        <w:t xml:space="preserve">  36.400.000 đồng.</w:t>
      </w:r>
    </w:p>
    <w:p w14:paraId="0FD4B99C"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tab/>
        <w:tab/>
        <w:t>491.400.000 đồng.</w:t>
      </w:r>
    </w:p>
    <w:p w14:paraId="6EE14387" w14:textId="77777777"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14:paraId="52E8722D" w14:textId="7322031C"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14:paraId="3A7103F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14:paraId="1CB2BA02" w14:textId="77777777"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14:paraId="0F96A1F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14:paraId="20CF4B6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14:paraId="4B8C98BE" w14:textId="4B64BFE1"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14:paraId="6BCC8132"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t xml:space="preserve"> </w:t>
      </w:r>
      <w:r>
        <w:rPr>
          <w:rFonts w:ascii="Times New Roman" w:eastAsia="Times New Roman" w:hAnsi="Times New Roman" w:cs="Times New Roman"/>
          <w:color w:val="000000"/>
          <w:sz w:val="26"/>
          <w:szCs w:val="26"/>
        </w:rPr>
        <w:t>quy định tại Hạng mục 1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hợp đồng trong vòng 15 ngày làm việc kể từ ngày nhận được đầy đủ hồ sơ thanh toán hợp lệ, bao gồm: </w:t>
      </w:r>
    </w:p>
    <w:p w14:paraId="1F8542A4"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14:paraId="565A6192" w14:textId="5C0E86EB"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078A7B6B" w14:textId="62175AAF"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Bản báo cáo khoảng cách pháp lý (bản chính);</w:t>
      </w:r>
    </w:p>
    <w:p w14:paraId="3123F46D" w14:textId="6AF4CF47" w:rsidR="00DC307B" w:rsidRDefault="00DC307B" w:rsidP="00DC307B">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Báo cáo khảo sát hiện trạng chính thức (bản chính);</w:t>
      </w:r>
    </w:p>
    <w:p w14:paraId="1D6F2187" w14:textId="77777777" w:rsidR="00BB0ADA" w:rsidRDefault="00BB0ADA" w:rsidP="00BB0ADA">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w:t>
      </w:r>
      <w:r>
        <w:rPr>
          <w:rFonts w:ascii="Times New Roman" w:eastAsia="Times New Roman" w:hAnsi="Times New Roman" w:cs="Times New Roman"/>
          <w:color w:val="000000"/>
          <w:sz w:val="26"/>
          <w:szCs w:val="26"/>
        </w:rPr>
        <w:t>Báo cáo đề xuất phương án tổ chức mô hình quản lý dự án (bản chính);</w:t>
      </w:r>
    </w:p>
    <w:p w14:paraId="66AD68DF"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14:paraId="259D2B46"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14:paraId="1991E45D" w14:textId="77777777"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0CF285A7"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14:paraId="4EFDFE2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14:paraId="010D127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14:paraId="6D8B0ED6"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14:paraId="0AC52840" w14:textId="77777777"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lastRenderedPageBreak/>
        <w:t>Điều 7. Bảo lãnh hợp đồng (Không áp dụng)</w:t>
      </w:r>
    </w:p>
    <w:p w14:paraId="48A5CBAF" w14:textId="77777777"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14:paraId="1B83C76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14:paraId="2985713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14:paraId="7F54362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14:paraId="5CAF19D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14:paraId="4480121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14:paraId="00420DC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14:paraId="0116C7C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14:paraId="61FB2A9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14:paraId="7B9E7A8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14:paraId="09D0442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14:paraId="15D31FE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14:paraId="5F7AA57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14:paraId="7F29F4C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9.2 Nghĩa vụ của Bên B:</w:t>
      </w:r>
    </w:p>
    <w:p w14:paraId="07A08BD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14:paraId="3521F2F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14:paraId="72723C6D" w14:textId="77777777"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14:paraId="23850DDF" w14:textId="77777777"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Bên B chịu trách nhiệm về tính hợp pháp, tính phù hợp của các quy chế, quy trình do mình soạn thảo theo quy định pháp luật hiện hành tại thời điểm bàn giao.</w:t>
      </w:r>
    </w:p>
    <w:p w14:paraId="4271E99F"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14:paraId="271C48C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14:paraId="03212090" w14:textId="77777777"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Trong thời hạn 03 tháng kể từ ngày nghiệm thu, Bên B có trách nhiệm giải thích, hỗ trợ làm rõ các nội dung chuyên môn của sản phẩm đã bàn giao theo yêu cầu hợp lý của Bên A mà không phát sinh chi phí.</w:t>
      </w:r>
    </w:p>
    <w:p w14:paraId="28EAEA1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Xuất hoá đơn tài chính theo quy định cho Bên A.</w:t>
      </w:r>
    </w:p>
    <w:p w14:paraId="57241E0C" w14:textId="77777777"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14:paraId="1FA19617" w14:textId="77777777"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Cs/>
          <w:color w:val="0000CC"/>
          <w:sz w:val="26"/>
          <w:szCs w:val="26"/>
        </w:rPr>
        <w:t>10.1. Đối với Bên A</w:t>
      </w:r>
    </w:p>
    <w:p w14:paraId="1507C122"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14:paraId="6588E17B"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b/>
        <w:t>10.2. Đối với Bên B</w:t>
      </w:r>
    </w:p>
    <w:p w14:paraId="4F3F2B5C"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14:paraId="456F560B"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14:paraId="5B44B3DE" w14:textId="77777777"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 Bên B chậm tiến độ thực hiện công việc sẽ bị phạt 0,1% giá trị hợp đồng cho mỗi ngày chậm nhưng tổng mức phạt không vượt quá 8% giá trị phần nghĩa vụ bị vi phạm theo quy định pháp luật.</w:t>
      </w:r>
    </w:p>
    <w:p w14:paraId="75B53D9D"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14:paraId="4509947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14:paraId="1B9075D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14:paraId="1004805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14:paraId="17BC199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14:paraId="262D9D9A"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14:paraId="3F03F33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14:paraId="159554E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w:t>
        <w:lastRenderedPageBreak/>
        <w:t>sẽ giải quyết tại Toà án có thẩm quyền</w:t>
      </w:r>
      <w:r>
        <w:t xml:space="preserve"> </w:t>
      </w:r>
      <w:r>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14:paraId="1CE6DAF1" w14:textId="77777777"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12.3. Bên B cam kết bảo mật tuyệt đối mọi thông tin, dữ liệu, hồ sơ, quy trình nội bộ của Bên A trong thời hạn thực hiện Hợp đồng và sau khi Hợp đồng chấm dứt.</w:t>
      </w:r>
    </w:p>
    <w:p w14:paraId="5F6A0BCB"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 Hợp đồng làm thành 04 bản (bằng tiếng Việt) có giá trị pháp lý như nhau, Bên A giữ 02 bản, Bên B giữ 02 bản;</w:t>
      </w:r>
    </w:p>
    <w:p w14:paraId="0253461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14:paraId="0EC15D8A" w14:textId="77777777" w:rsidTr="00AD1473">
        <w:trPr>
          <w:trHeight w:val="2258"/>
        </w:trPr>
        <w:tc>
          <w:tcPr>
            <w:tcW w:w="4928" w:type="dxa"/>
          </w:tcPr>
          <w:p w14:paraId="4FB47D94"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B</w:t>
            </w:r>
          </w:p>
          <w:p w14:paraId="5A426A76"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40FB1D97" w14:textId="77777777" w:rsidR="00AD1473" w:rsidRPr="00AD1473" w:rsidRDefault="00AD1473" w:rsidP="00AD1473">
            <w:pPr>
              <w:jc w:val="center"/>
              <w:rPr>
                <w:rFonts w:ascii="Times New Roman" w:eastAsia="Times New Roman" w:hAnsi="Times New Roman" w:cs="Times New Roman"/>
                <w:b/>
                <w:color w:val="000000"/>
                <w:sz w:val="26"/>
                <w:szCs w:val="26"/>
              </w:rPr>
            </w:pPr>
          </w:p>
          <w:p w14:paraId="7CAAF2D5" w14:textId="77777777" w:rsidR="00AD1473" w:rsidRPr="00AD1473" w:rsidRDefault="00AD1473" w:rsidP="00AD1473">
            <w:pPr>
              <w:jc w:val="center"/>
              <w:rPr>
                <w:rFonts w:ascii="Times New Roman" w:eastAsia="Times New Roman" w:hAnsi="Times New Roman" w:cs="Times New Roman"/>
                <w:b/>
                <w:color w:val="000000"/>
                <w:sz w:val="26"/>
                <w:szCs w:val="26"/>
              </w:rPr>
            </w:pPr>
          </w:p>
          <w:p w14:paraId="4532D26F" w14:textId="77777777" w:rsidR="00AD1473" w:rsidRPr="00AD1473" w:rsidRDefault="00AD1473" w:rsidP="00AD1473">
            <w:pPr>
              <w:jc w:val="center"/>
              <w:rPr>
                <w:rFonts w:ascii="Times New Roman" w:eastAsia="Times New Roman" w:hAnsi="Times New Roman" w:cs="Times New Roman"/>
                <w:b/>
                <w:color w:val="000000"/>
                <w:sz w:val="26"/>
                <w:szCs w:val="26"/>
              </w:rPr>
            </w:pPr>
          </w:p>
          <w:p w14:paraId="49BFCC4F" w14:textId="77777777" w:rsidR="00AD1473" w:rsidRPr="00AD1473" w:rsidRDefault="00AD1473" w:rsidP="00AD1473">
            <w:pPr>
              <w:jc w:val="center"/>
              <w:rPr>
                <w:rFonts w:ascii="Times New Roman" w:eastAsia="Times New Roman" w:hAnsi="Times New Roman" w:cs="Times New Roman"/>
                <w:b/>
                <w:color w:val="000000"/>
                <w:sz w:val="26"/>
                <w:szCs w:val="26"/>
              </w:rPr>
            </w:pPr>
          </w:p>
          <w:p w14:paraId="5E0DC053"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Hoàng Hà</w:t>
            </w:r>
          </w:p>
        </w:tc>
        <w:tc>
          <w:tcPr>
            <w:tcW w:w="4678" w:type="dxa"/>
          </w:tcPr>
          <w:p w14:paraId="509810E2"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14:paraId="74CC9B0B" w14:textId="77777777" w:rsid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6864F93E" w14:textId="77777777" w:rsidR="00AD1473" w:rsidRDefault="00AD1473" w:rsidP="00AD1473">
            <w:pPr>
              <w:jc w:val="center"/>
              <w:rPr>
                <w:rFonts w:ascii="Times New Roman" w:eastAsia="Times New Roman" w:hAnsi="Times New Roman" w:cs="Times New Roman"/>
                <w:b/>
                <w:color w:val="000000"/>
                <w:sz w:val="26"/>
                <w:szCs w:val="26"/>
              </w:rPr>
            </w:pPr>
          </w:p>
          <w:p w14:paraId="04BAB04B" w14:textId="77777777" w:rsidR="00AD1473" w:rsidRDefault="00AD1473" w:rsidP="00AD1473">
            <w:pPr>
              <w:jc w:val="center"/>
              <w:rPr>
                <w:rFonts w:ascii="Times New Roman" w:eastAsia="Times New Roman" w:hAnsi="Times New Roman" w:cs="Times New Roman"/>
                <w:b/>
                <w:color w:val="000000"/>
                <w:sz w:val="26"/>
                <w:szCs w:val="26"/>
              </w:rPr>
            </w:pPr>
          </w:p>
          <w:p w14:paraId="0909EEE3" w14:textId="77777777" w:rsidR="00AD1473" w:rsidRDefault="00AD1473" w:rsidP="00AD1473">
            <w:pPr>
              <w:jc w:val="center"/>
              <w:rPr>
                <w:rFonts w:ascii="Times New Roman" w:eastAsia="Times New Roman" w:hAnsi="Times New Roman" w:cs="Times New Roman"/>
                <w:b/>
                <w:color w:val="000000"/>
                <w:sz w:val="26"/>
                <w:szCs w:val="26"/>
              </w:rPr>
            </w:pPr>
          </w:p>
          <w:p w14:paraId="5D1E326F" w14:textId="77777777" w:rsidR="00AD1473" w:rsidRDefault="00AD1473" w:rsidP="00AD1473">
            <w:pPr>
              <w:jc w:val="center"/>
              <w:rPr>
                <w:rFonts w:ascii="Times New Roman" w:eastAsia="Times New Roman" w:hAnsi="Times New Roman" w:cs="Times New Roman"/>
                <w:b/>
                <w:color w:val="000000"/>
                <w:sz w:val="26"/>
                <w:szCs w:val="26"/>
              </w:rPr>
            </w:pPr>
          </w:p>
          <w:p w14:paraId="6A81C076"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14:paraId="2B2E357A" w14:textId="77777777"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lastRenderedPageBreak/>
        <w:t>PHỤ LỤC 1</w:t>
      </w:r>
    </w:p>
    <w:p w14:paraId="26C64198" w14:textId="77777777" w:rsidR="00317BFC" w:rsidRDefault="00317BFC">
      <w:pPr>
        <w:jc w:val="center"/>
        <w:rPr>
          <w:rFonts w:ascii="Times New Roman" w:eastAsia="Times New Roman" w:hAnsi="Times New Roman" w:cs="Times New Roman"/>
          <w:color w:val="000000"/>
          <w:sz w:val="26"/>
          <w:szCs w:val="26"/>
        </w:rPr>
      </w:pPr>
    </w:p>
    <w:p w14:paraId="1ECF2782"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C2B5E0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14:paraId="76C3D88F"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14:paraId="5257DCDC" w14:textId="77777777" w:rsidR="00C16B2B" w:rsidRPr="0075338D" w:rsidRDefault="00D96D9D" w:rsidP="0075338D">
      <w:pPr>
        <w:numPr>
          <w:ilvl w:val="0"/>
          <w:numId w:val="1"/>
        </w:numPr>
        <w:spacing w:before="120" w:after="120"/>
        <w:ind w:left="0" w:firstLine="41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Khảo sát </w:t>
      </w:r>
      <w:r>
        <w:rPr>
          <w:rFonts w:ascii="Times New Roman" w:eastAsia="Times New Roman" w:hAnsi="Times New Roman" w:cs="Times New Roman"/>
          <w:sz w:val="26"/>
          <w:szCs w:val="26"/>
        </w:rPr>
        <w:t>toàn</w:t>
      </w:r>
      <w:r>
        <w:rPr>
          <w:rFonts w:ascii="Times New Roman" w:eastAsia="Times New Roman" w:hAnsi="Times New Roman" w:cs="Times New Roman"/>
          <w:color w:val="000000"/>
          <w:sz w:val="26"/>
          <w:szCs w:val="26"/>
        </w:rPr>
        <w:t xml:space="preserve"> diện: </w:t>
      </w:r>
      <w:r>
        <w:rPr>
          <w:rFonts w:ascii="Times New Roman" w:eastAsia="Times New Roman" w:hAnsi="Times New Roman" w:cs="Times New Roman"/>
          <w:color w:val="0000CC"/>
          <w:sz w:val="26"/>
          <w:szCs w:val="26"/>
        </w:rPr>
        <w:t>mô hình Ban quản lý dự án hiện hữu</w:t>
      </w:r>
      <w:r>
        <w:rPr>
          <w:rFonts w:ascii="Times New Roman" w:eastAsia="Times New Roman" w:hAnsi="Times New Roman" w:cs="Times New Roman"/>
          <w:color w:val="000000"/>
          <w:sz w:val="26"/>
          <w:szCs w:val="26"/>
        </w:rPr>
        <w:t>, hệ thống quy chế, quy trình quản lý dự án hiện trạng, xác định khoảng cách pháp lý hiện tại so với khung pháp lý hiện hành mới nhất;</w:t>
      </w:r>
    </w:p>
    <w:p>
      <w:pPr>
        <w:numPr>
          <w:ilvl w:val="0"/>
          <w:numId w:val="1"/>
        </w:numPr>
        <w:spacing w:before="120" w:after="120"/>
        <w:ind w:left="0" w:firstLine="414"/>
        <w:jc w:val="both"/>
        <w:rPr>
          <w:ins w:id="9001" w:author="Claude" w:date="2026-06-18T00:00:00Z"/>
          <w:rFonts w:ascii="Times New Roman" w:eastAsia="Times New Roman" w:hAnsi="Times New Roman" w:cs="Times New Roman"/>
          <w:sz w:val="26"/>
          <w:szCs w:val="26"/>
        </w:rPr>
      </w:pPr>
      <w:ins w:id="9002" w:author="Claude" w:date="2026-06-18T00:00:00Z">
        <w:r>
          <w:rPr>
            <w:rFonts w:ascii="Times New Roman" w:eastAsia="Times New Roman" w:hAnsi="Times New Roman" w:cs="Times New Roman"/>
            <w:sz w:val="26"/>
            <w:szCs w:val="26"/>
          </w:rPr>
          <w:t>Đánh giá hiện trạng theo phân tích SWOT (điểm mạnh, điểm yếu, cơ hội, thách thức) gắn với đặc thù đầu tư của VICEM Hà Tiên;</w:t>
        </w:r>
      </w:ins>
    </w:p>
    <w:p>
      <w:pPr>
        <w:numPr>
          <w:ilvl w:val="0"/>
          <w:numId w:val="1"/>
        </w:numPr>
        <w:spacing w:before="120" w:after="120"/>
        <w:ind w:left="0" w:firstLine="414"/>
        <w:jc w:val="both"/>
        <w:rPr>
          <w:ins w:id="9003" w:author="Claude" w:date="2026-06-18T00:00:00Z"/>
          <w:rFonts w:ascii="Times New Roman" w:eastAsia="Times New Roman" w:hAnsi="Times New Roman" w:cs="Times New Roman"/>
          <w:sz w:val="26"/>
          <w:szCs w:val="26"/>
        </w:rPr>
      </w:pPr>
      <w:ins w:id="9004" w:author="Claude" w:date="2026-06-18T00:00:00Z">
        <w:r>
          <w:rPr>
            <w:rFonts w:ascii="Times New Roman" w:eastAsia="Times New Roman" w:hAnsi="Times New Roman" w:cs="Times New Roman"/>
            <w:sz w:val="26"/>
            <w:szCs w:val="26"/>
          </w:rPr>
          <w:t>Đánh giá nguồn nhân lực phục vụ quản lý dự án về số lượng và chất lượng (năng lực, chứng chỉ hành nghề/năng lực); xác định nhu cầu đào tạo hoặc thuê tư vấn;</w:t>
        </w:r>
      </w:ins>
    </w:p>
    <w:p>
      <w:pPr>
        <w:numPr>
          <w:ilvl w:val="0"/>
          <w:numId w:val="1"/>
        </w:numPr>
        <w:spacing w:before="120" w:after="120"/>
        <w:ind w:left="0" w:firstLine="414"/>
        <w:jc w:val="both"/>
        <w:rPr>
          <w:ins w:id="9005" w:author="Claude" w:date="2026-06-18T00:00:00Z"/>
          <w:rFonts w:ascii="Times New Roman" w:eastAsia="Times New Roman" w:hAnsi="Times New Roman" w:cs="Times New Roman"/>
          <w:sz w:val="26"/>
          <w:szCs w:val="26"/>
        </w:rPr>
      </w:pPr>
      <w:ins w:id="9006" w:author="Claude" w:date="2026-06-18T00:00:00Z">
        <w:r>
          <w:rPr>
            <w:rFonts w:ascii="Times New Roman" w:eastAsia="Times New Roman" w:hAnsi="Times New Roman" w:cs="Times New Roman"/>
            <w:sz w:val="26"/>
            <w:szCs w:val="26"/>
          </w:rPr>
          <w:t>Phân loại danh mục dự án giai đoạn 2026–2030 theo nhóm (A/B/C) gắn với yêu cầu năng lực tương ứng của chủ thể quản lý dự án; Bên A cung cấp danh mục dự án và 03–05 dự án đặc thù để Nhà thầu nghiên cứu;</w:t>
        </w:r>
      </w:ins>
    </w:p>
    <w:p w14:paraId="0FC0C7F4" w14:textId="77777777" w:rsidR="0075338D" w:rsidRPr="00B82359" w:rsidRDefault="0075338D" w:rsidP="0075338D">
      <w:pPr>
        <w:numPr>
          <w:ilvl w:val="0"/>
          <w:numId w:val="1"/>
        </w:numPr>
        <w:spacing w:before="120" w:after="120"/>
        <w:ind w:left="0" w:firstLine="414"/>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Lập Báo cáo đề xuất phương án tổ chức mô hình quản lý dự án tại VICEM Hà Tiên phù hợp với Luật Xây dựng số 135/2025/QH15 ngày 10/12/2025 và phù hợp với định hướng phát triển của VICEM Hà Tiên;</w:t>
      </w:r>
    </w:p>
    <w:p>
      <w:pPr>
        <w:numPr>
          <w:ilvl w:val="0"/>
          <w:numId w:val="1"/>
        </w:numPr>
        <w:spacing w:before="120" w:after="120"/>
        <w:ind w:left="0" w:firstLine="414"/>
        <w:jc w:val="both"/>
        <w:rPr>
          <w:ins w:id="9011" w:author="Claude" w:date="2026-06-18T00:00:00Z"/>
          <w:rFonts w:ascii="Times New Roman" w:eastAsia="Times New Roman" w:hAnsi="Times New Roman" w:cs="Times New Roman"/>
          <w:sz w:val="26"/>
          <w:szCs w:val="26"/>
        </w:rPr>
      </w:pPr>
      <w:ins w:id="9012" w:author="Claude" w:date="2026-06-18T00:00:00Z">
        <w:r>
          <w:rPr>
            <w:rFonts w:ascii="Times New Roman" w:eastAsia="Times New Roman" w:hAnsi="Times New Roman" w:cs="Times New Roman"/>
            <w:sz w:val="26"/>
            <w:szCs w:val="26"/>
          </w:rPr>
          <w:t>Đề xuất mô hình tổ chức quản lý dự án theo định hướng mô hình doanh nghiệp (công ty cổ phần), ưu tiên tận dụng tối đa nguồn nhân lực hiện hữu; phân tích ưu, nhược điểm, khung tiêu chí và bảng so sánh các phương án; khuyến nghị phương án và lộ trình triển khai;</w:t>
        </w:r>
      </w:ins>
    </w:p>
    <w:p>
      <w:pPr>
        <w:numPr>
          <w:ilvl w:val="0"/>
          <w:numId w:val="1"/>
        </w:numPr>
        <w:spacing w:before="120" w:after="120"/>
        <w:ind w:left="0" w:firstLine="414"/>
        <w:jc w:val="both"/>
        <w:rPr>
          <w:ins w:id="9013" w:author="Claude" w:date="2026-06-18T00:00:00Z"/>
          <w:rFonts w:ascii="Times New Roman" w:eastAsia="Times New Roman" w:hAnsi="Times New Roman" w:cs="Times New Roman"/>
          <w:sz w:val="26"/>
          <w:szCs w:val="26"/>
        </w:rPr>
      </w:pPr>
      <w:ins w:id="9014" w:author="Claude" w:date="2026-06-18T00:00:00Z">
        <w:r>
          <w:rPr>
            <w:rFonts w:ascii="Times New Roman" w:eastAsia="Times New Roman" w:hAnsi="Times New Roman" w:cs="Times New Roman"/>
            <w:sz w:val="26"/>
            <w:szCs w:val="26"/>
          </w:rPr>
          <w:t>Đề xuất phân cấp, phân quyền trong quản lý dự án; kiến nghị điều chỉnh quy chế phân cấp nhằm tăng tính chủ động cho VICEM Hà Tiên, giảm phụ thuộc Tổng công ty VICEM;</w:t>
        </w:r>
      </w:ins>
    </w:p>
    <w:p w14:paraId="71C3A1EC" w14:textId="77777777" w:rsidR="00C16B2B" w:rsidRDefault="00D96D9D" w:rsidP="0075338D">
      <w:pPr>
        <w:numPr>
          <w:ilvl w:val="0"/>
          <w:numId w:val="1"/>
        </w:numPr>
        <w:spacing w:before="120" w:after="120"/>
        <w:ind w:left="0" w:firstLine="41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 xml:space="preserve">Cập nhật và bổ sung quy trình: sửa đổi các quy trình hiện có, ban hành thêm các quy trình còn thiếu. Trong đó, Nhà thầu cần tham khảo các quy định pháp luật sau và các văn bản quy định có liên quan: </w:t>
      </w:r>
    </w:p>
    <w:p w14:paraId="7927C31B"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0574E410"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14:paraId="705DFA06"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604DAB91" w14:textId="77777777" w:rsidR="00C16B2B" w:rsidRDefault="00D96D9D" w:rsidP="0075338D">
      <w:pPr>
        <w:spacing w:before="120" w:after="120"/>
        <w:ind w:firstLine="7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Các quy định pháp luật khác có liên quan.</w:t>
      </w:r>
    </w:p>
    <w:p>
      <w:pPr>
        <w:numPr>
          <w:ilvl w:val="0"/>
          <w:numId w:val="1"/>
        </w:numPr>
        <w:spacing w:before="120" w:after="120"/>
        <w:ind w:left="0" w:firstLine="414"/>
        <w:jc w:val="both"/>
        <w:rPr>
          <w:ins w:id="9021" w:author="Claude" w:date="2026-06-18T00:00:00Z"/>
          <w:rFonts w:ascii="Times New Roman" w:eastAsia="Times New Roman" w:hAnsi="Times New Roman" w:cs="Times New Roman"/>
          <w:sz w:val="26"/>
          <w:szCs w:val="26"/>
        </w:rPr>
      </w:pPr>
      <w:ins w:id="9022" w:author="Claude" w:date="2026-06-18T00:00:00Z">
        <w:r>
          <w:rPr>
            <w:rFonts w:ascii="Times New Roman" w:eastAsia="Times New Roman" w:hAnsi="Times New Roman" w:cs="Times New Roman"/>
            <w:sz w:val="26"/>
            <w:szCs w:val="26"/>
          </w:rPr>
          <w:t>Bổ sung nội dung minh bạch hóa công tác đấu thầu trong quy chế (quản lý tổng mức đầu tư, dự toán, áp dụng đấu thầu qua mạng);</w:t>
        </w:r>
      </w:ins>
    </w:p>
    <w:p>
      <w:pPr>
        <w:numPr>
          <w:ilvl w:val="0"/>
          <w:numId w:val="1"/>
        </w:numPr>
        <w:spacing w:before="120" w:after="120"/>
        <w:ind w:left="0" w:firstLine="414"/>
        <w:jc w:val="both"/>
        <w:rPr>
          <w:ins w:id="9023" w:author="Claude" w:date="2026-06-18T00:00:00Z"/>
          <w:rFonts w:ascii="Times New Roman" w:eastAsia="Times New Roman" w:hAnsi="Times New Roman" w:cs="Times New Roman"/>
          <w:sz w:val="26"/>
          <w:szCs w:val="26"/>
        </w:rPr>
      </w:pPr>
      <w:ins w:id="9024" w:author="Claude" w:date="2026-06-18T00:00:00Z">
        <w:r>
          <w:rPr>
            <w:rFonts w:ascii="Times New Roman" w:eastAsia="Times New Roman" w:hAnsi="Times New Roman" w:cs="Times New Roman"/>
            <w:sz w:val="26"/>
            <w:szCs w:val="26"/>
          </w:rPr>
          <w:t>Đề xuất định hướng và lộ trình số hóa, áp dụng BIM; liệt kê các dự án bắt buộc áp dụng BIM theo quy định mới (việc triển khai số hóa chi tiết, phần mềm thuộc phạm vi hợp đồng riêng, không thuộc phạm vi hợp đồng này);</w:t>
        </w:r>
      </w:ins>
    </w:p>
    <w:p>
      <w:pPr>
        <w:numPr>
          <w:ilvl w:val="0"/>
          <w:numId w:val="1"/>
        </w:numPr>
        <w:spacing w:before="120" w:after="120"/>
        <w:ind w:left="0" w:firstLine="414"/>
        <w:jc w:val="both"/>
        <w:rPr>
          <w:ins w:id="9025" w:author="Claude" w:date="2026-06-18T00:00:00Z"/>
          <w:rFonts w:ascii="Times New Roman" w:eastAsia="Times New Roman" w:hAnsi="Times New Roman" w:cs="Times New Roman"/>
          <w:sz w:val="26"/>
          <w:szCs w:val="26"/>
        </w:rPr>
      </w:pPr>
      <w:ins w:id="9026" w:author="Claude" w:date="2026-06-18T00:00:00Z">
        <w:r>
          <w:rPr>
            <w:rFonts w:ascii="Times New Roman" w:eastAsia="Times New Roman" w:hAnsi="Times New Roman" w:cs="Times New Roman"/>
            <w:sz w:val="26"/>
            <w:szCs w:val="26"/>
          </w:rPr>
          <w:t>Xây dựng hệ thống biểu mẫu chuẩn hóa kèm theo các quy chế, quy trình;</w:t>
        </w:r>
      </w:ins>
    </w:p>
    <w:p>
      <w:pPr>
        <w:numPr>
          <w:ilvl w:val="0"/>
          <w:numId w:val="1"/>
        </w:numPr>
        <w:spacing w:before="120" w:after="120"/>
        <w:ind w:left="0" w:firstLine="414"/>
        <w:jc w:val="both"/>
        <w:rPr>
          <w:ins w:id="9027" w:author="Claude" w:date="2026-06-18T00:00:00Z"/>
          <w:rFonts w:ascii="Times New Roman" w:eastAsia="Times New Roman" w:hAnsi="Times New Roman" w:cs="Times New Roman"/>
          <w:sz w:val="26"/>
          <w:szCs w:val="26"/>
        </w:rPr>
      </w:pPr>
      <w:ins w:id="9028" w:author="Claude" w:date="2026-06-18T00:00:00Z">
        <w:r>
          <w:rPr>
            <w:rFonts w:ascii="Times New Roman" w:eastAsia="Times New Roman" w:hAnsi="Times New Roman" w:cs="Times New Roman"/>
            <w:sz w:val="26"/>
            <w:szCs w:val="26"/>
          </w:rPr>
          <w:t>Rà soát, cập nhật theo các văn bản quy phạm pháp luật mới ban hành và dự kiến ban hành (các Nghị định, Thông tư hướng dẫn Luật Xây dựng số 135/2025/QH15); đề xuất nội dung, điều khoản chuyển tiếp;</w:t>
        </w:r>
      </w:ins>
    </w:p>
    <w:p>
      <w:pPr>
        <w:numPr>
          <w:ilvl w:val="0"/>
          <w:numId w:val="1"/>
        </w:numPr>
        <w:spacing w:before="120" w:after="120"/>
        <w:ind w:left="0" w:firstLine="414"/>
        <w:jc w:val="both"/>
        <w:rPr>
          <w:ins w:id="9029" w:author="Claude" w:date="2026-06-18T00:00:00Z"/>
          <w:rFonts w:ascii="Times New Roman" w:eastAsia="Times New Roman" w:hAnsi="Times New Roman" w:cs="Times New Roman"/>
          <w:sz w:val="26"/>
          <w:szCs w:val="26"/>
        </w:rPr>
      </w:pPr>
      <w:ins w:id="9030" w:author="Claude" w:date="2026-06-18T00:00:00Z">
        <w:r>
          <w:rPr>
            <w:rFonts w:ascii="Times New Roman" w:eastAsia="Times New Roman" w:hAnsi="Times New Roman" w:cs="Times New Roman"/>
            <w:sz w:val="26"/>
            <w:szCs w:val="26"/>
          </w:rPr>
          <w:t>Tổ chức 02 buổi đào tạo, tập huấn chuyển giao và biên soạn tài liệu tập huấn.</w:t>
        </w:r>
      </w:ins>
    </w:p>
    <w:p w14:paraId="1EBBCF64"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14:paraId="260FF085"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14:paraId="4C8AD2D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14:paraId="04C7689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14:paraId="7104EEBA"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14:paraId="65474F6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14:paraId="7BBE09BE"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14:paraId="4488AA5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14:paraId="49FCCB2A"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14:paraId="020ADD22"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14:paraId="75D210C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14:paraId="16DAA1AD"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14:paraId="5C792C4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14:paraId="2FA5B0F6"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14:paraId="0282942E"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2. Tiến độ cung cấp dịch vụ</w:t>
      </w:r>
    </w:p>
    <w:p w14:paraId="667B4EC6"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độ thực hiện: 45 ngày kể từ ngày Hợp đồng có hiệu lực.</w:t>
      </w:r>
    </w:p>
    <w:p w14:paraId="2389E643"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Địa điểm thực hiện: Trụ sở VICEM Hà Tiên hoặc địa điểm khác phù hợp với tính chất công việc</w:t>
      </w:r>
    </w:p>
    <w:p w14:paraId="7C536B22"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3. Yêu cầu về kỹ thuật</w:t>
      </w:r>
    </w:p>
    <w:p w14:paraId="2741EC8B" w14:textId="50E5914E"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EE0000"/>
          <w:sz w:val="26"/>
          <w:szCs w:val="26"/>
        </w:rPr>
        <w:t xml:space="preserve">Đánh giá, khảo sát toàn diện: hệ thống quy chế nội bộ, quy trình quản lý dự án hiện trạng, mô hình tổ chức, kế hoạch đầu tư ngắn hạn, trung hạn, dài hạn, quy chế phân cấp phân quyền, xác định khoảng cách pháp lý hiện tại so với khung pháp lý hiện hành mới nhất; </w:t>
      </w:r>
      <w:r>
        <w:rPr>
          <w:rFonts w:ascii="Times New Roman" w:eastAsia="Times New Roman" w:hAnsi="Times New Roman" w:cs="Times New Roman"/>
          <w:color w:val="0000CC"/>
          <w:sz w:val="26"/>
          <w:szCs w:val="26"/>
        </w:rPr>
        <w:t>Lập Báo cáo đề xuất phương án tổ chức mô hình quản lý dự án tại VICEM Hà Tiên; Cập nhật và bổ sung quy trình: sửa đổi các quy trình hiện có, ban hành thêm các quy trình còn thiếu. Bao gồm nhưng không giới hạn các quy định pháp luật sau:</w:t>
      </w:r>
    </w:p>
    <w:p w14:paraId="271C4745"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02E6F371" w14:textId="63BD416E"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14:paraId="7115F390"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722DE062" w14:textId="77777777" w:rsidR="00C16B2B" w:rsidRDefault="00D96D9D" w:rsidP="0075338D">
      <w:pPr>
        <w:spacing w:before="120" w:after="1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14:paraId="6506174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PHỤ LỤC 2</w:t>
      </w:r>
    </w:p>
    <w:p w14:paraId="35B896A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578488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14:paraId="728438CA" w14:textId="77777777" w:rsidR="00AD1473" w:rsidRDefault="00AD1473">
      <w:pPr>
        <w:rPr>
          <w:rFonts w:ascii="Times New Roman" w:eastAsia="Times New Roman" w:hAnsi="Times New Roman" w:cs="Times New Roman"/>
          <w:color w:val="000000"/>
          <w:sz w:val="26"/>
          <w:szCs w:val="26"/>
        </w:rPr>
      </w:pPr>
    </w:p>
    <w:p w14:paraId="558388FB"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thời gian thực hiện: 45 ngày.</w:t>
      </w:r>
    </w:p>
    <w:p w14:paraId="322AD8BB" w14:textId="77777777"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rsidR="00C16B2B" w14:paraId="2A86A2DC" w14:textId="77777777">
        <w:trPr>
          <w:tblHeader/>
        </w:trPr>
        <w:tc>
          <w:tcPr>
            <w:tcW w:w="1055" w:type="dxa"/>
            <w:shd w:val="clear" w:color="auto" w:fill="FFFFFF"/>
            <w:tcMar>
              <w:top w:w="80" w:type="dxa"/>
              <w:left w:w="120" w:type="dxa"/>
              <w:bottom w:w="80" w:type="dxa"/>
              <w:right w:w="120" w:type="dxa"/>
            </w:tcMar>
            <w:vAlign w:val="center"/>
          </w:tcPr>
          <w:p w14:paraId="30C945B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7004" w:type="dxa"/>
            <w:shd w:val="clear" w:color="auto" w:fill="FFFFFF"/>
            <w:tcMar>
              <w:top w:w="80" w:type="dxa"/>
              <w:left w:w="120" w:type="dxa"/>
              <w:bottom w:w="80" w:type="dxa"/>
              <w:right w:w="120" w:type="dxa"/>
            </w:tcMar>
            <w:vAlign w:val="center"/>
          </w:tcPr>
          <w:p w14:paraId="348457C5"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Giai đoạn triển khai</w:t>
            </w:r>
          </w:p>
        </w:tc>
        <w:tc>
          <w:tcPr>
            <w:tcW w:w="1583" w:type="dxa"/>
            <w:shd w:val="clear" w:color="auto" w:fill="FFFFFF"/>
            <w:tcMar>
              <w:top w:w="80" w:type="dxa"/>
              <w:left w:w="120" w:type="dxa"/>
              <w:bottom w:w="80" w:type="dxa"/>
              <w:right w:w="120" w:type="dxa"/>
            </w:tcMar>
            <w:vAlign w:val="center"/>
          </w:tcPr>
          <w:p w14:paraId="5427F5A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Tiến độ</w:t>
            </w:r>
          </w:p>
        </w:tc>
        <w:tc>
          <w:tcPr>
            <w:tcW w:w="2286" w:type="dxa"/>
            <w:shd w:val="clear" w:color="auto" w:fill="FFFFFF"/>
            <w:tcMar>
              <w:top w:w="80" w:type="dxa"/>
              <w:left w:w="120" w:type="dxa"/>
              <w:bottom w:w="80" w:type="dxa"/>
              <w:right w:w="120" w:type="dxa"/>
            </w:tcMar>
            <w:vAlign w:val="center"/>
          </w:tcPr>
          <w:p w14:paraId="1C09219A"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trách</w:t>
            </w:r>
          </w:p>
        </w:tc>
        <w:tc>
          <w:tcPr>
            <w:tcW w:w="3025" w:type="dxa"/>
            <w:shd w:val="clear" w:color="auto" w:fill="FFFFFF"/>
            <w:tcMar>
              <w:top w:w="80" w:type="dxa"/>
              <w:left w:w="120" w:type="dxa"/>
              <w:bottom w:w="80" w:type="dxa"/>
              <w:right w:w="120" w:type="dxa"/>
            </w:tcMar>
            <w:vAlign w:val="center"/>
          </w:tcPr>
          <w:p w14:paraId="255AE16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Kết quả bàn giao</w:t>
            </w:r>
          </w:p>
        </w:tc>
      </w:tr>
      <w:tr w:rsidR="00C16B2B" w14:paraId="443EDB70" w14:textId="77777777">
        <w:tc>
          <w:tcPr>
            <w:tcW w:w="1055" w:type="dxa"/>
            <w:shd w:val="clear" w:color="auto" w:fill="FFFFFF"/>
            <w:tcMar>
              <w:top w:w="80" w:type="dxa"/>
              <w:left w:w="120" w:type="dxa"/>
              <w:bottom w:w="80" w:type="dxa"/>
              <w:right w:w="120" w:type="dxa"/>
            </w:tcMar>
            <w:vAlign w:val="center"/>
          </w:tcPr>
          <w:p w14:paraId="0A22955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7004" w:type="dxa"/>
            <w:shd w:val="clear" w:color="auto" w:fill="FFFFFF"/>
            <w:tcMar>
              <w:top w:w="80" w:type="dxa"/>
              <w:left w:w="120" w:type="dxa"/>
              <w:bottom w:w="80" w:type="dxa"/>
              <w:right w:w="120" w:type="dxa"/>
            </w:tcMar>
            <w:vAlign w:val="center"/>
          </w:tcPr>
          <w:p w14:paraId="6BC8B02E"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1: KHẢO SÁT VÀ ĐÁNH GIÁ HIỆN TRẠNG</w:t>
            </w:r>
          </w:p>
        </w:tc>
        <w:tc>
          <w:tcPr>
            <w:tcW w:w="1583" w:type="dxa"/>
            <w:shd w:val="clear" w:color="auto" w:fill="FFFFFF"/>
            <w:tcMar>
              <w:top w:w="80" w:type="dxa"/>
              <w:left w:w="120" w:type="dxa"/>
              <w:bottom w:w="80" w:type="dxa"/>
              <w:right w:w="120" w:type="dxa"/>
            </w:tcMar>
            <w:vAlign w:val="center"/>
          </w:tcPr>
          <w:p w14:paraId="0D1BB2A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 20</w:t>
            </w:r>
          </w:p>
        </w:tc>
        <w:tc>
          <w:tcPr>
            <w:tcW w:w="2286" w:type="dxa"/>
            <w:shd w:val="clear" w:color="auto" w:fill="FFFFFF"/>
            <w:tcMar>
              <w:top w:w="80" w:type="dxa"/>
              <w:left w:w="120" w:type="dxa"/>
              <w:bottom w:w="80" w:type="dxa"/>
              <w:right w:w="120" w:type="dxa"/>
            </w:tcMar>
            <w:vAlign w:val="center"/>
          </w:tcPr>
          <w:p w14:paraId="7AA241EE"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3DC8324F" w14:textId="77777777" w:rsidR="00C16B2B" w:rsidRDefault="00C16B2B">
            <w:pPr>
              <w:jc w:val="center"/>
              <w:rPr>
                <w:rFonts w:ascii="Times New Roman" w:eastAsia="Times New Roman" w:hAnsi="Times New Roman" w:cs="Times New Roman"/>
                <w:b/>
                <w:bCs/>
                <w:color w:val="000000"/>
                <w:sz w:val="26"/>
                <w:szCs w:val="26"/>
              </w:rPr>
            </w:pPr>
          </w:p>
        </w:tc>
      </w:tr>
      <w:tr w:rsidR="00C16B2B" w14:paraId="0CE5302C" w14:textId="77777777">
        <w:tc>
          <w:tcPr>
            <w:tcW w:w="1055" w:type="dxa"/>
            <w:shd w:val="clear" w:color="auto" w:fill="FFFFFF"/>
            <w:tcMar>
              <w:top w:w="80" w:type="dxa"/>
              <w:left w:w="120" w:type="dxa"/>
              <w:bottom w:w="80" w:type="dxa"/>
              <w:right w:w="120" w:type="dxa"/>
            </w:tcMar>
            <w:vAlign w:val="center"/>
          </w:tcPr>
          <w:p w14:paraId="3A753041"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04" w:type="dxa"/>
            <w:shd w:val="clear" w:color="auto" w:fill="FFFFFF"/>
            <w:tcMar>
              <w:top w:w="80" w:type="dxa"/>
              <w:left w:w="120" w:type="dxa"/>
              <w:bottom w:w="80" w:type="dxa"/>
              <w:right w:w="120" w:type="dxa"/>
            </w:tcMar>
            <w:vAlign w:val="center"/>
          </w:tcPr>
          <w:p w14:paraId="69BC1E50" w14:textId="1F295A6C" w:rsidR="00C16B2B" w:rsidRDefault="00D96D9D" w:rsidP="005E6E6B">
            <w:pPr>
              <w:jc w:val="both"/>
              <w:rPr>
                <w:rFonts w:ascii="Times New Roman" w:eastAsia="Times New Roman" w:hAnsi="Times New Roman" w:cs="Times New Roman"/>
                <w:color w:val="000000"/>
                <w:sz w:val="26"/>
                <w:szCs w:val="26"/>
              </w:rPr>
            </w:pPr>
            <w:bookmarkStart w:id="13" w:name="_Hlk232671264"/>
            <w:r>
              <w:rPr>
                <w:rFonts w:ascii="Times New Roman" w:eastAsia="Times New Roman" w:hAnsi="Times New Roman" w:cs="Times New Roman"/>
                <w:color w:val="000000"/>
                <w:sz w:val="26"/>
                <w:szCs w:val="26"/>
              </w:rPr>
              <w:t xml:space="preserve">Rà soát tài liệu; Khảo sát hiện trạng; </w:t>
            </w:r>
            <w:r>
              <w:rPr>
                <w:rFonts w:ascii="Times New Roman" w:eastAsia="Times New Roman" w:hAnsi="Times New Roman" w:cs="Times New Roman"/>
                <w:color w:val="0000CC"/>
                <w:sz w:val="26"/>
                <w:szCs w:val="26"/>
              </w:rPr>
              <w:t>Lập Báo cáo đề xuất phương án tổ chức mô hình quản lý dự án tại VICEM Hà Tiên</w:t>
            </w:r>
            <w:bookmarkEnd w:id="13"/>
            <w:r>
              <w:rPr>
                <w:rFonts w:ascii="Times New Roman" w:eastAsia="Times New Roman" w:hAnsi="Times New Roman" w:cs="Times New Roman"/>
                <w:color w:val="0000CC"/>
                <w:sz w:val="26"/>
                <w:szCs w:val="26"/>
              </w:rPr>
              <w:t xml:space="preserve"> </w:t>
            </w:r>
            <w:r>
              <w:rPr>
                <w:rFonts w:ascii="Times New Roman" w:eastAsia="Times New Roman" w:hAnsi="Times New Roman" w:cs="Times New Roman"/>
                <w:color w:val="000000"/>
                <w:sz w:val="26"/>
                <w:szCs w:val="26"/>
              </w:rPr>
              <w:t>bao gồm các nội dung:</w:t>
            </w:r>
          </w:p>
          <w:p w14:paraId="1E5A25D6" w14:textId="490A835F"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Đặt vấn đề &amp; Sự cần thiết</w:t>
            </w:r>
          </w:p>
          <w:p w14:paraId="036A3FD0" w14:textId="378B246B"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Cơ sở pháp lý về nguồn vốn &amp; mô hình quản lý dự án</w:t>
            </w:r>
          </w:p>
          <w:p w14:paraId="1946C9A7" w14:textId="5627DA0D"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Đánh giá hiện trạng mô hình Ban QLDA tại VICEM Hà Tiên</w:t>
            </w:r>
            <w:ins w:id="9041" w:author="Claude" w:date="2026-06-18T00:00:00Z">
              <w:r>
                <w:rPr>
                  <w:rFonts w:ascii="Times New Roman" w:eastAsia="Times New Roman" w:hAnsi="Times New Roman" w:cs="Times New Roman"/>
                  <w:color w:val="0000CC"/>
                  <w:sz w:val="26"/>
                  <w:szCs w:val="26"/>
                </w:rPr>
                <w:t xml:space="preserve"> (phân tích SWOT; đánh giá nguồn nhân lực về số lượng, chất lượng và chứng chỉ năng lực; phân loại danh mục dự án giai đoạn 2026–2030 theo nhóm A/B/C)</w:t>
              </w:r>
            </w:ins>
          </w:p>
          <w:p w14:paraId="4D7A4ADF" w14:textId="2AB6E0F8"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Nghiên cứu điểm chuẩn (Benchmarking) mô hình QLDA</w:t>
            </w:r>
          </w:p>
          <w:p w14:paraId="67973097" w14:textId="3987AAA8" w:rsidR="00105EDD" w:rsidRPr="00B82359"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Tham chiếu mô hình tại PVN, EVN, HUD, Hòa Phát...</w:t>
            </w:r>
          </w:p>
          <w:p w14:paraId="0350920B" w14:textId="65C9B7BD"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Đề xuất các phương án tổ chức:</w:t>
            </w:r>
          </w:p>
          <w:p w14:paraId="44FF517D" w14:textId="1ACAB801" w:rsidR="00105EDD" w:rsidRPr="00B82359"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 Phương án 1: Ban QLDA trực thuộc (không có tư cách pháp nhân độc lập).</w:t>
            </w:r>
          </w:p>
          <w:p w14:paraId="11E609AC" w14:textId="2535B088" w:rsidR="00105EDD" w:rsidRPr="00B82359"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 Phương án 2: Ban QLDA chuyên ngành/Khu vực (đơn vị độc lập có tư cách pháp nhân).</w:t>
            </w:r>
          </w:p>
          <w:p w14:paraId="410DCD1F" w14:textId="50BE8F2E" w:rsidR="00105EDD"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 Phương án 3: Mô hình hỗn hợp (Tổ QLDA kiêm nhiệm + Thuê tư vấn chuyên nghiệp).</w:t>
            </w:r>
          </w:p>
          <w:p w14:paraId="67A1A29D" w14:textId="0C342B40" w:rsidR="003C7D80" w:rsidRPr="003C7D80" w:rsidRDefault="003C7D80" w:rsidP="003C7D80">
            <w:pPr>
              <w:rPr>
                <w:rFonts w:ascii="Times New Roman" w:eastAsia="Times New Roman" w:hAnsi="Times New Roman" w:cs="Times New Roman"/>
                <w:color w:val="0000CC"/>
                <w:sz w:val="26"/>
                <w:szCs w:val="26"/>
                <w:lang w:val="en-US"/>
              </w:rPr>
            </w:pPr>
            <w:r>
              <w:rPr>
                <w:rFonts w:ascii="Times New Roman" w:eastAsia="Times New Roman" w:hAnsi="Times New Roman" w:cs="Times New Roman"/>
                <w:color w:val="0000CC"/>
                <w:sz w:val="26"/>
                <w:szCs w:val="26"/>
                <w:lang w:val="en-US"/>
              </w:rPr>
              <w:t xml:space="preserve">        (Tập trung phân tích chi tiết ưu nhược điểm đối với phương án 1).</w:t>
            </w:r>
          </w:p>
          <w:p w14:paraId="3EE86210" w14:textId="55397B62" w:rsidR="003C7D80" w:rsidRPr="003C7D80" w:rsidRDefault="003C7D80" w:rsidP="004529DB">
            <w:pPr>
              <w:pStyle w:val="ListParagraph"/>
              <w:numPr>
                <w:ilvl w:val="0"/>
                <w:numId w:val="3"/>
              </w:numPr>
              <w:rPr>
                <w:rFonts w:ascii="Times New Roman" w:eastAsia="Times New Roman" w:hAnsi="Times New Roman" w:cs="Times New Roman"/>
                <w:color w:val="0000CC"/>
                <w:sz w:val="26"/>
                <w:szCs w:val="26"/>
                <w:lang w:val="en-US"/>
              </w:rPr>
            </w:pPr>
            <w:r>
              <w:rPr>
                <w:rFonts w:ascii="Times New Roman" w:eastAsia="Times New Roman" w:hAnsi="Times New Roman" w:cs="Times New Roman"/>
                <w:color w:val="0000CC"/>
                <w:sz w:val="26"/>
                <w:szCs w:val="26"/>
                <w:lang w:val="en-US"/>
              </w:rPr>
              <w:t>Phân tích ranh giới thẩm quyền giữa VICEM Hà Tiên và Tổng công ty (VICEM mẹ) nhằm đề xuất cơ chế phân cấp tự chủ tối đa cho VICEM Hà Tiên, hạn chế sự phụ thuộc hành chính không cần thiết</w:t>
            </w:r>
          </w:p>
          <w:p w14:paraId="4982FC99" w14:textId="795CC353"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Khung tiêu chí đánh giá và bảng so sánh các phương án</w:t>
            </w:r>
          </w:p>
          <w:p w14:paraId="4121475C" w14:textId="2F900085"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lastRenderedPageBreak/>
              <w:t>Khuyến nghị phương án và giải pháp chi tiết cho VICEM Hà Tiên</w:t>
            </w:r>
          </w:p>
          <w:p w14:paraId="3CC8FBEA" w14:textId="620E5651"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xml:space="preserve">Lộ trình triển khai thực hiện </w:t>
            </w:r>
          </w:p>
        </w:tc>
        <w:tc>
          <w:tcPr>
            <w:tcW w:w="1583" w:type="dxa"/>
            <w:shd w:val="clear" w:color="auto" w:fill="FFFFFF"/>
            <w:tcMar>
              <w:top w:w="80" w:type="dxa"/>
              <w:left w:w="120" w:type="dxa"/>
              <w:bottom w:w="80" w:type="dxa"/>
              <w:right w:w="120" w:type="dxa"/>
            </w:tcMar>
            <w:vAlign w:val="center"/>
          </w:tcPr>
          <w:p w14:paraId="057512B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 – 10</w:t>
            </w:r>
          </w:p>
        </w:tc>
        <w:tc>
          <w:tcPr>
            <w:tcW w:w="2286" w:type="dxa"/>
            <w:vMerge w:val="restart"/>
            <w:shd w:val="clear" w:color="auto" w:fill="FFFFFF"/>
            <w:tcMar>
              <w:top w:w="80" w:type="dxa"/>
              <w:left w:w="120" w:type="dxa"/>
              <w:bottom w:w="80" w:type="dxa"/>
              <w:right w:w="120" w:type="dxa"/>
            </w:tcMar>
            <w:vAlign w:val="center"/>
          </w:tcPr>
          <w:p w14:paraId="775C57C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2CA0C1A4"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3C4A8B8C" w14:textId="77777777" w:rsidR="00317BFC"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Bảng báo cáo khoảng cách pháp lý;</w:t>
            </w:r>
          </w:p>
          <w:p w14:paraId="37DA55D9" w14:textId="77777777" w:rsidR="00317BFC" w:rsidRDefault="00317BF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Khảo sát Hiện trạng chính thức;</w:t>
            </w:r>
          </w:p>
          <w:p w14:paraId="12D83E92" w14:textId="77876AE5" w:rsidR="00BB0ADA" w:rsidRPr="00BB0ADA" w:rsidRDefault="00BB0ADA">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4" w:name="_Hlk232670746"/>
            <w:r>
              <w:rPr>
                <w:rFonts w:ascii="Times New Roman" w:eastAsia="Times New Roman" w:hAnsi="Times New Roman" w:cs="Times New Roman"/>
                <w:color w:val="0000CC"/>
                <w:sz w:val="26"/>
                <w:szCs w:val="26"/>
              </w:rPr>
              <w:t>Báo cáo đề xuất phương án tổ chức mô hình quản lý dự án tại VICEM Hà Tiên</w:t>
            </w:r>
            <w:bookmarkEnd w:id="14"/>
            <w:r>
              <w:rPr>
                <w:rFonts w:ascii="Times New Roman" w:eastAsia="Times New Roman" w:hAnsi="Times New Roman" w:cs="Times New Roman"/>
                <w:color w:val="0000CC"/>
                <w:sz w:val="26"/>
                <w:szCs w:val="26"/>
              </w:rPr>
              <w:t>.</w:t>
            </w:r>
          </w:p>
        </w:tc>
      </w:tr>
      <w:tr w:rsidR="00C16B2B" w14:paraId="6B0535AA" w14:textId="77777777">
        <w:tc>
          <w:tcPr>
            <w:tcW w:w="1055" w:type="dxa"/>
            <w:shd w:val="clear" w:color="auto" w:fill="FFFFFF"/>
            <w:tcMar>
              <w:top w:w="80" w:type="dxa"/>
              <w:left w:w="120" w:type="dxa"/>
              <w:bottom w:w="80" w:type="dxa"/>
              <w:right w:w="120" w:type="dxa"/>
            </w:tcMar>
            <w:vAlign w:val="center"/>
          </w:tcPr>
          <w:p w14:paraId="4F75C640"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04" w:type="dxa"/>
            <w:shd w:val="clear" w:color="auto" w:fill="FFFFFF"/>
            <w:tcMar>
              <w:top w:w="80" w:type="dxa"/>
              <w:left w:w="120" w:type="dxa"/>
              <w:bottom w:w="80" w:type="dxa"/>
              <w:right w:w="120" w:type="dxa"/>
            </w:tcMar>
            <w:vAlign w:val="center"/>
          </w:tcPr>
          <w:p w14:paraId="74435CEA"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thực địa</w:t>
            </w:r>
          </w:p>
        </w:tc>
        <w:tc>
          <w:tcPr>
            <w:tcW w:w="1583" w:type="dxa"/>
            <w:shd w:val="clear" w:color="auto" w:fill="FFFFFF"/>
            <w:tcMar>
              <w:top w:w="80" w:type="dxa"/>
              <w:left w:w="120" w:type="dxa"/>
              <w:bottom w:w="80" w:type="dxa"/>
              <w:right w:w="120" w:type="dxa"/>
            </w:tcMar>
            <w:vAlign w:val="center"/>
          </w:tcPr>
          <w:p w14:paraId="57506AC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 – 16</w:t>
            </w:r>
          </w:p>
        </w:tc>
        <w:tc>
          <w:tcPr>
            <w:tcW w:w="2286" w:type="dxa"/>
            <w:vMerge/>
            <w:shd w:val="clear" w:color="auto" w:fill="FFFFFF"/>
            <w:tcMar>
              <w:top w:w="80" w:type="dxa"/>
              <w:left w:w="120" w:type="dxa"/>
              <w:bottom w:w="80" w:type="dxa"/>
              <w:right w:w="120" w:type="dxa"/>
            </w:tcMar>
            <w:vAlign w:val="center"/>
          </w:tcPr>
          <w:p w14:paraId="431D322E"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521AD90A" w14:textId="77777777" w:rsidR="00C16B2B" w:rsidRDefault="00C16B2B">
            <w:pPr>
              <w:widowControl w:val="0"/>
              <w:rPr>
                <w:rFonts w:ascii="Times New Roman" w:eastAsia="Times New Roman" w:hAnsi="Times New Roman" w:cs="Times New Roman"/>
                <w:color w:val="000000"/>
                <w:sz w:val="26"/>
                <w:szCs w:val="26"/>
              </w:rPr>
            </w:pPr>
          </w:p>
        </w:tc>
      </w:tr>
      <w:tr w:rsidR="00C16B2B" w14:paraId="1AFD9FA1" w14:textId="77777777">
        <w:tc>
          <w:tcPr>
            <w:tcW w:w="1055" w:type="dxa"/>
            <w:shd w:val="clear" w:color="auto" w:fill="FFFFFF"/>
            <w:tcMar>
              <w:top w:w="80" w:type="dxa"/>
              <w:left w:w="120" w:type="dxa"/>
              <w:bottom w:w="80" w:type="dxa"/>
              <w:right w:w="120" w:type="dxa"/>
            </w:tcMar>
            <w:vAlign w:val="center"/>
          </w:tcPr>
          <w:p w14:paraId="41E89D3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7004" w:type="dxa"/>
            <w:shd w:val="clear" w:color="auto" w:fill="FFFFFF"/>
            <w:tcMar>
              <w:top w:w="80" w:type="dxa"/>
              <w:left w:w="120" w:type="dxa"/>
              <w:bottom w:w="80" w:type="dxa"/>
              <w:right w:w="120" w:type="dxa"/>
            </w:tcMar>
            <w:vAlign w:val="center"/>
          </w:tcPr>
          <w:p w14:paraId="13E41489"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hoàn thiện Báo cáo hạng mục 1</w:t>
            </w:r>
          </w:p>
        </w:tc>
        <w:tc>
          <w:tcPr>
            <w:tcW w:w="1583" w:type="dxa"/>
            <w:shd w:val="clear" w:color="auto" w:fill="FFFFFF"/>
            <w:tcMar>
              <w:top w:w="80" w:type="dxa"/>
              <w:left w:w="120" w:type="dxa"/>
              <w:bottom w:w="80" w:type="dxa"/>
              <w:right w:w="120" w:type="dxa"/>
            </w:tcMar>
            <w:vAlign w:val="center"/>
          </w:tcPr>
          <w:p w14:paraId="2FF47F2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 – 20</w:t>
            </w:r>
          </w:p>
        </w:tc>
        <w:tc>
          <w:tcPr>
            <w:tcW w:w="2286" w:type="dxa"/>
            <w:vMerge/>
            <w:shd w:val="clear" w:color="auto" w:fill="FFFFFF"/>
            <w:tcMar>
              <w:top w:w="80" w:type="dxa"/>
              <w:left w:w="120" w:type="dxa"/>
              <w:bottom w:w="80" w:type="dxa"/>
              <w:right w:w="120" w:type="dxa"/>
            </w:tcMar>
            <w:vAlign w:val="center"/>
          </w:tcPr>
          <w:p w14:paraId="51BF85B0"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3B788E73" w14:textId="77777777" w:rsidR="00C16B2B" w:rsidRDefault="00C16B2B">
            <w:pPr>
              <w:widowControl w:val="0"/>
              <w:rPr>
                <w:rFonts w:ascii="Times New Roman" w:eastAsia="Times New Roman" w:hAnsi="Times New Roman" w:cs="Times New Roman"/>
                <w:color w:val="000000"/>
                <w:sz w:val="26"/>
                <w:szCs w:val="26"/>
              </w:rPr>
            </w:pPr>
          </w:p>
        </w:tc>
      </w:tr>
      <w:tr w:rsidR="00C16B2B" w14:paraId="0E2711F7" w14:textId="77777777">
        <w:tc>
          <w:tcPr>
            <w:tcW w:w="1055" w:type="dxa"/>
            <w:shd w:val="clear" w:color="auto" w:fill="FFFFFF"/>
            <w:tcMar>
              <w:top w:w="80" w:type="dxa"/>
              <w:left w:w="120" w:type="dxa"/>
              <w:bottom w:w="80" w:type="dxa"/>
              <w:right w:w="120" w:type="dxa"/>
            </w:tcMar>
            <w:vAlign w:val="center"/>
          </w:tcPr>
          <w:p w14:paraId="0EE1B2C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7004" w:type="dxa"/>
            <w:shd w:val="clear" w:color="auto" w:fill="FFFFFF"/>
            <w:tcMar>
              <w:top w:w="80" w:type="dxa"/>
              <w:left w:w="120" w:type="dxa"/>
              <w:bottom w:w="80" w:type="dxa"/>
              <w:right w:w="120" w:type="dxa"/>
            </w:tcMar>
            <w:vAlign w:val="center"/>
          </w:tcPr>
          <w:p w14:paraId="0393C36D" w14:textId="77777777" w:rsidR="00C16B2B" w:rsidRDefault="00D96D9D">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2: CẬP NHẬT VÀ BỔ SUNG HỆ THỐNG QUY CHẾ</w:t>
            </w:r>
          </w:p>
        </w:tc>
        <w:tc>
          <w:tcPr>
            <w:tcW w:w="1583" w:type="dxa"/>
            <w:shd w:val="clear" w:color="auto" w:fill="FFFFFF"/>
            <w:tcMar>
              <w:top w:w="80" w:type="dxa"/>
              <w:left w:w="120" w:type="dxa"/>
              <w:bottom w:w="80" w:type="dxa"/>
              <w:right w:w="120" w:type="dxa"/>
            </w:tcMar>
            <w:vAlign w:val="center"/>
          </w:tcPr>
          <w:p w14:paraId="56BCE53E"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 – 45</w:t>
            </w:r>
          </w:p>
        </w:tc>
        <w:tc>
          <w:tcPr>
            <w:tcW w:w="2286" w:type="dxa"/>
            <w:shd w:val="clear" w:color="auto" w:fill="FFFFFF"/>
            <w:tcMar>
              <w:top w:w="80" w:type="dxa"/>
              <w:left w:w="120" w:type="dxa"/>
              <w:bottom w:w="80" w:type="dxa"/>
              <w:right w:w="120" w:type="dxa"/>
            </w:tcMar>
            <w:vAlign w:val="center"/>
          </w:tcPr>
          <w:p w14:paraId="27B361A7"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27B60D40" w14:textId="77777777" w:rsidR="00C16B2B" w:rsidRDefault="00C16B2B">
            <w:pPr>
              <w:jc w:val="center"/>
              <w:rPr>
                <w:rFonts w:ascii="Times New Roman" w:eastAsia="Times New Roman" w:hAnsi="Times New Roman" w:cs="Times New Roman"/>
                <w:b/>
                <w:bCs/>
                <w:color w:val="000000"/>
                <w:sz w:val="26"/>
                <w:szCs w:val="26"/>
              </w:rPr>
            </w:pPr>
          </w:p>
        </w:tc>
      </w:tr>
      <w:tr w:rsidR="00C16B2B" w14:paraId="1AD9C83D" w14:textId="77777777">
        <w:tc>
          <w:tcPr>
            <w:tcW w:w="1055" w:type="dxa"/>
            <w:shd w:val="clear" w:color="auto" w:fill="FFFFFF"/>
            <w:tcMar>
              <w:top w:w="80" w:type="dxa"/>
              <w:left w:w="120" w:type="dxa"/>
              <w:bottom w:w="80" w:type="dxa"/>
              <w:right w:w="120" w:type="dxa"/>
            </w:tcMar>
            <w:vAlign w:val="center"/>
          </w:tcPr>
          <w:p w14:paraId="0BE8EFA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04" w:type="dxa"/>
            <w:shd w:val="clear" w:color="auto" w:fill="FFFFFF"/>
            <w:tcMar>
              <w:top w:w="80" w:type="dxa"/>
              <w:left w:w="120" w:type="dxa"/>
              <w:bottom w:w="80" w:type="dxa"/>
              <w:right w:w="120" w:type="dxa"/>
            </w:tcMar>
            <w:vAlign w:val="center"/>
          </w:tcPr>
          <w:p w14:paraId="023F632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cập nhật (ưu tiên nhóm có rủi ro pháp lý cao)</w:t>
            </w:r>
          </w:p>
        </w:tc>
        <w:tc>
          <w:tcPr>
            <w:tcW w:w="1583" w:type="dxa"/>
            <w:shd w:val="clear" w:color="auto" w:fill="FFFFFF"/>
            <w:tcMar>
              <w:top w:w="80" w:type="dxa"/>
              <w:left w:w="120" w:type="dxa"/>
              <w:bottom w:w="80" w:type="dxa"/>
              <w:right w:w="120" w:type="dxa"/>
            </w:tcMar>
            <w:vAlign w:val="center"/>
          </w:tcPr>
          <w:p w14:paraId="54CB24C2"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 – 25</w:t>
            </w:r>
          </w:p>
        </w:tc>
        <w:tc>
          <w:tcPr>
            <w:tcW w:w="2286" w:type="dxa"/>
            <w:vMerge w:val="restart"/>
            <w:shd w:val="clear" w:color="auto" w:fill="FFFFFF"/>
            <w:tcMar>
              <w:top w:w="80" w:type="dxa"/>
              <w:left w:w="120" w:type="dxa"/>
              <w:bottom w:w="80" w:type="dxa"/>
              <w:right w:w="120" w:type="dxa"/>
            </w:tcMar>
            <w:vAlign w:val="center"/>
          </w:tcPr>
          <w:p w14:paraId="104E07AA"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1C88BF6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45249B0E"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quy chế hoàn chỉnh (cập nhật và ban hành mới)</w:t>
            </w:r>
          </w:p>
          <w:p w14:paraId="285D357D"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liệu tập huấn</w:t>
            </w:r>
          </w:p>
        </w:tc>
      </w:tr>
      <w:tr w:rsidR="00C16B2B" w14:paraId="3044979D" w14:textId="77777777">
        <w:tc>
          <w:tcPr>
            <w:tcW w:w="1055" w:type="dxa"/>
            <w:shd w:val="clear" w:color="auto" w:fill="FFFFFF"/>
            <w:tcMar>
              <w:top w:w="80" w:type="dxa"/>
              <w:left w:w="120" w:type="dxa"/>
              <w:bottom w:w="80" w:type="dxa"/>
              <w:right w:w="120" w:type="dxa"/>
            </w:tcMar>
            <w:vAlign w:val="center"/>
          </w:tcPr>
          <w:p w14:paraId="2FE39F1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04" w:type="dxa"/>
            <w:shd w:val="clear" w:color="auto" w:fill="FFFFFF"/>
            <w:tcMar>
              <w:top w:w="80" w:type="dxa"/>
              <w:left w:w="120" w:type="dxa"/>
              <w:bottom w:w="80" w:type="dxa"/>
              <w:right w:w="120" w:type="dxa"/>
            </w:tcMar>
            <w:vAlign w:val="center"/>
          </w:tcPr>
          <w:p w14:paraId="4A5BAB9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mới</w:t>
            </w:r>
          </w:p>
        </w:tc>
        <w:tc>
          <w:tcPr>
            <w:tcW w:w="1583" w:type="dxa"/>
            <w:shd w:val="clear" w:color="auto" w:fill="FFFFFF"/>
            <w:tcMar>
              <w:top w:w="80" w:type="dxa"/>
              <w:left w:w="120" w:type="dxa"/>
              <w:bottom w:w="80" w:type="dxa"/>
              <w:right w:w="120" w:type="dxa"/>
            </w:tcMar>
            <w:vAlign w:val="center"/>
          </w:tcPr>
          <w:p w14:paraId="39D1D4EF"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 – 30</w:t>
            </w:r>
          </w:p>
        </w:tc>
        <w:tc>
          <w:tcPr>
            <w:tcW w:w="2286" w:type="dxa"/>
            <w:vMerge/>
            <w:shd w:val="clear" w:color="auto" w:fill="FFFFFF"/>
            <w:tcMar>
              <w:top w:w="80" w:type="dxa"/>
              <w:left w:w="120" w:type="dxa"/>
              <w:bottom w:w="80" w:type="dxa"/>
              <w:right w:w="120" w:type="dxa"/>
            </w:tcMar>
            <w:vAlign w:val="center"/>
          </w:tcPr>
          <w:p w14:paraId="41E2A6F2"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2F2B6EC0" w14:textId="77777777" w:rsidR="00C16B2B" w:rsidRDefault="00C16B2B">
            <w:pPr>
              <w:widowControl w:val="0"/>
              <w:rPr>
                <w:rFonts w:ascii="Times New Roman" w:eastAsia="Times New Roman" w:hAnsi="Times New Roman" w:cs="Times New Roman"/>
                <w:color w:val="000000"/>
                <w:sz w:val="26"/>
                <w:szCs w:val="26"/>
              </w:rPr>
            </w:pPr>
          </w:p>
        </w:tc>
      </w:tr>
      <w:tr w:rsidR="00C16B2B" w14:paraId="22B3983D" w14:textId="77777777">
        <w:tc>
          <w:tcPr>
            <w:tcW w:w="1055" w:type="dxa"/>
            <w:shd w:val="clear" w:color="auto" w:fill="FFFFFF"/>
            <w:tcMar>
              <w:top w:w="80" w:type="dxa"/>
              <w:left w:w="120" w:type="dxa"/>
              <w:bottom w:w="80" w:type="dxa"/>
              <w:right w:w="120" w:type="dxa"/>
            </w:tcMar>
            <w:vAlign w:val="center"/>
          </w:tcPr>
          <w:p w14:paraId="5279300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04" w:type="dxa"/>
            <w:shd w:val="clear" w:color="auto" w:fill="FFFFFF"/>
            <w:tcMar>
              <w:top w:w="80" w:type="dxa"/>
              <w:left w:w="120" w:type="dxa"/>
              <w:bottom w:w="80" w:type="dxa"/>
              <w:right w:w="120" w:type="dxa"/>
            </w:tcMar>
            <w:vAlign w:val="center"/>
          </w:tcPr>
          <w:p w14:paraId="0E34A67C" w14:textId="1940D39F"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và ban hành mới </w:t>
            </w:r>
            <w:r>
              <w:rPr>
                <w:rFonts w:ascii="Times New Roman" w:eastAsia="Times New Roman" w:hAnsi="Times New Roman" w:cs="Times New Roman"/>
                <w:color w:val="EE0000"/>
                <w:sz w:val="26"/>
                <w:szCs w:val="26"/>
              </w:rPr>
              <w:t>các quy trình kèm theo biểu mẫu phù hợp với các văn bản hướng dẫn hiện hành.</w:t>
            </w:r>
          </w:p>
        </w:tc>
        <w:tc>
          <w:tcPr>
            <w:tcW w:w="1583" w:type="dxa"/>
            <w:shd w:val="clear" w:color="auto" w:fill="FFFFFF"/>
            <w:tcMar>
              <w:top w:w="80" w:type="dxa"/>
              <w:left w:w="120" w:type="dxa"/>
              <w:bottom w:w="80" w:type="dxa"/>
              <w:right w:w="120" w:type="dxa"/>
            </w:tcMar>
            <w:vAlign w:val="center"/>
          </w:tcPr>
          <w:p w14:paraId="14E3950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 35</w:t>
            </w:r>
          </w:p>
        </w:tc>
        <w:tc>
          <w:tcPr>
            <w:tcW w:w="2286" w:type="dxa"/>
            <w:vMerge/>
            <w:shd w:val="clear" w:color="auto" w:fill="FFFFFF"/>
            <w:tcMar>
              <w:top w:w="80" w:type="dxa"/>
              <w:left w:w="120" w:type="dxa"/>
              <w:bottom w:w="80" w:type="dxa"/>
              <w:right w:w="120" w:type="dxa"/>
            </w:tcMar>
            <w:vAlign w:val="center"/>
          </w:tcPr>
          <w:p w14:paraId="79D8E6EF"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11206446" w14:textId="77777777" w:rsidR="00C16B2B" w:rsidRDefault="00C16B2B">
            <w:pPr>
              <w:widowControl w:val="0"/>
              <w:rPr>
                <w:rFonts w:ascii="Times New Roman" w:eastAsia="Times New Roman" w:hAnsi="Times New Roman" w:cs="Times New Roman"/>
                <w:color w:val="000000"/>
                <w:sz w:val="26"/>
                <w:szCs w:val="26"/>
              </w:rPr>
            </w:pPr>
          </w:p>
        </w:tc>
      </w:tr>
      <w:tr w:rsidR="00C16B2B" w14:paraId="3F560A09" w14:textId="77777777">
        <w:tc>
          <w:tcPr>
            <w:tcW w:w="1055" w:type="dxa"/>
            <w:shd w:val="clear" w:color="auto" w:fill="FFFFFF"/>
            <w:tcMar>
              <w:top w:w="80" w:type="dxa"/>
              <w:left w:w="120" w:type="dxa"/>
              <w:bottom w:w="80" w:type="dxa"/>
              <w:right w:w="120" w:type="dxa"/>
            </w:tcMar>
            <w:vAlign w:val="center"/>
          </w:tcPr>
          <w:p w14:paraId="5EE42896"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7004" w:type="dxa"/>
            <w:shd w:val="clear" w:color="auto" w:fill="FFFFFF"/>
            <w:tcMar>
              <w:top w:w="80" w:type="dxa"/>
              <w:left w:w="120" w:type="dxa"/>
              <w:bottom w:w="80" w:type="dxa"/>
              <w:right w:w="120" w:type="dxa"/>
            </w:tcMar>
            <w:vAlign w:val="center"/>
          </w:tcPr>
          <w:p w14:paraId="71F5E6D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Lấy ý kiến Vicem Hà Tiên &amp; hoàn thiện</w:t>
            </w:r>
          </w:p>
        </w:tc>
        <w:tc>
          <w:tcPr>
            <w:tcW w:w="1583" w:type="dxa"/>
            <w:shd w:val="clear" w:color="auto" w:fill="FFFFFF"/>
            <w:tcMar>
              <w:top w:w="80" w:type="dxa"/>
              <w:left w:w="120" w:type="dxa"/>
              <w:bottom w:w="80" w:type="dxa"/>
              <w:right w:w="120" w:type="dxa"/>
            </w:tcMar>
            <w:vAlign w:val="center"/>
          </w:tcPr>
          <w:p w14:paraId="01A4E873"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 – 42</w:t>
            </w:r>
          </w:p>
        </w:tc>
        <w:tc>
          <w:tcPr>
            <w:tcW w:w="2286" w:type="dxa"/>
            <w:vMerge/>
            <w:shd w:val="clear" w:color="auto" w:fill="FFFFFF"/>
            <w:tcMar>
              <w:top w:w="80" w:type="dxa"/>
              <w:left w:w="120" w:type="dxa"/>
              <w:bottom w:w="80" w:type="dxa"/>
              <w:right w:w="120" w:type="dxa"/>
            </w:tcMar>
            <w:vAlign w:val="center"/>
          </w:tcPr>
          <w:p w14:paraId="2E763575"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07ED8D65" w14:textId="77777777" w:rsidR="00C16B2B" w:rsidRDefault="00C16B2B">
            <w:pPr>
              <w:widowControl w:val="0"/>
              <w:rPr>
                <w:rFonts w:ascii="Times New Roman" w:eastAsia="Times New Roman" w:hAnsi="Times New Roman" w:cs="Times New Roman"/>
                <w:color w:val="000000"/>
                <w:sz w:val="26"/>
                <w:szCs w:val="26"/>
              </w:rPr>
            </w:pPr>
          </w:p>
        </w:tc>
      </w:tr>
      <w:tr w:rsidR="00C16B2B" w14:paraId="7A869D40" w14:textId="77777777">
        <w:tc>
          <w:tcPr>
            <w:tcW w:w="1055" w:type="dxa"/>
            <w:shd w:val="clear" w:color="auto" w:fill="FFFFFF"/>
            <w:tcMar>
              <w:top w:w="80" w:type="dxa"/>
              <w:left w:w="120" w:type="dxa"/>
              <w:bottom w:w="80" w:type="dxa"/>
              <w:right w:w="120" w:type="dxa"/>
            </w:tcMar>
            <w:vAlign w:val="center"/>
          </w:tcPr>
          <w:p w14:paraId="62CBCF26"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04" w:type="dxa"/>
            <w:shd w:val="clear" w:color="auto" w:fill="FFFFFF"/>
            <w:tcMar>
              <w:top w:w="80" w:type="dxa"/>
              <w:left w:w="120" w:type="dxa"/>
              <w:bottom w:w="80" w:type="dxa"/>
              <w:right w:w="120" w:type="dxa"/>
            </w:tcMar>
            <w:vAlign w:val="center"/>
          </w:tcPr>
          <w:p w14:paraId="3FD6DF17"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Tập huấn</w:t>
            </w:r>
            <w:ins w:id="9043" w:author="Claude" w:date="2026-06-18T00:00:00Z">
              <w:r>
                <w:rPr>
                  <w:rFonts w:ascii="Times New Roman" w:eastAsia="Times New Roman" w:hAnsi="Times New Roman" w:cs="Times New Roman"/>
                  <w:color w:val="000000"/>
                  <w:sz w:val="26"/>
                  <w:szCs w:val="26"/>
                </w:rPr>
                <w:t xml:space="preserve"> (02 buổi đào tạo, chuyển giao)</w:t>
              </w:r>
            </w:ins>
          </w:p>
        </w:tc>
        <w:tc>
          <w:tcPr>
            <w:tcW w:w="1583" w:type="dxa"/>
            <w:shd w:val="clear" w:color="auto" w:fill="FFFFFF"/>
            <w:tcMar>
              <w:top w:w="80" w:type="dxa"/>
              <w:left w:w="120" w:type="dxa"/>
              <w:bottom w:w="80" w:type="dxa"/>
              <w:right w:w="120" w:type="dxa"/>
            </w:tcMar>
            <w:vAlign w:val="center"/>
          </w:tcPr>
          <w:p w14:paraId="3139399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 – 45</w:t>
            </w:r>
          </w:p>
        </w:tc>
        <w:tc>
          <w:tcPr>
            <w:tcW w:w="2286" w:type="dxa"/>
            <w:vMerge/>
            <w:shd w:val="clear" w:color="auto" w:fill="FFFFFF"/>
            <w:tcMar>
              <w:top w:w="80" w:type="dxa"/>
              <w:left w:w="120" w:type="dxa"/>
              <w:bottom w:w="80" w:type="dxa"/>
              <w:right w:w="120" w:type="dxa"/>
            </w:tcMar>
            <w:vAlign w:val="center"/>
          </w:tcPr>
          <w:p w14:paraId="7B642814"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4C62849F" w14:textId="77777777" w:rsidR="00C16B2B" w:rsidRDefault="00C16B2B">
            <w:pPr>
              <w:widowControl w:val="0"/>
              <w:rPr>
                <w:rFonts w:ascii="Times New Roman" w:eastAsia="Times New Roman" w:hAnsi="Times New Roman" w:cs="Times New Roman"/>
                <w:color w:val="000000"/>
                <w:sz w:val="26"/>
                <w:szCs w:val="26"/>
              </w:rPr>
            </w:pPr>
          </w:p>
        </w:tc>
      </w:tr>
    </w:tbl>
    <w:p w14:paraId="194BAA1F" w14:textId="77777777"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9466D" w14:textId="77777777" w:rsidR="00AC7326" w:rsidRDefault="00AC7326">
      <w:r>
        <w:separator/>
      </w:r>
    </w:p>
  </w:endnote>
  <w:endnote w:type="continuationSeparator" w:id="0">
    <w:p w14:paraId="76C2A44B" w14:textId="77777777" w:rsidR="00AC7326" w:rsidRDefault="00AC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210AF6B-E2F1-431C-9EF3-C75FFE4C6CFA}"/>
    <w:embedBold r:id="rId2" w:fontKey="{7682A12C-B2F0-406E-8333-A421DD74DA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A996276B-D41F-403D-BDB5-ED5419CD8A61}"/>
  </w:font>
  <w:font w:name="Georgia">
    <w:panose1 w:val="02040502050405020303"/>
    <w:charset w:val="00"/>
    <w:family w:val="roman"/>
    <w:pitch w:val="variable"/>
    <w:sig w:usb0="00000287" w:usb1="00000000" w:usb2="00000000" w:usb3="00000000" w:csb0="0000009F" w:csb1="00000000"/>
    <w:embedItalic r:id="rId4" w:fontKey="{2F079A46-9BF5-4A2F-B4DC-DDFD2EA08EAA}"/>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69487"/>
    </w:sdtPr>
    <w:sdtEndPr>
      <w:rPr>
        <w:rFonts w:ascii="Times New Roman" w:hAnsi="Times New Roman" w:cs="Times New Roman"/>
        <w:sz w:val="26"/>
        <w:szCs w:val="26"/>
      </w:rPr>
    </w:sdtEndPr>
    <w:sdtContent>
      <w:p w14:paraId="5F5A7B46" w14:textId="77777777"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14:paraId="2D38201F" w14:textId="77777777"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5A3EE" w14:textId="77777777" w:rsidR="00AC7326" w:rsidRDefault="00AC7326">
      <w:r>
        <w:separator/>
      </w:r>
    </w:p>
  </w:footnote>
  <w:footnote w:type="continuationSeparator" w:id="0">
    <w:p w14:paraId="0CF3CE45" w14:textId="77777777" w:rsidR="00AC7326" w:rsidRDefault="00AC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675281">
    <w:abstractNumId w:val="2"/>
  </w:num>
  <w:num w:numId="2" w16cid:durableId="2134249765">
    <w:abstractNumId w:val="0"/>
  </w:num>
  <w:num w:numId="3" w16cid:durableId="116485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D6F3B"/>
    <w:rsid w:val="00317BFC"/>
    <w:rsid w:val="003224F0"/>
    <w:rsid w:val="003C7D80"/>
    <w:rsid w:val="003D7C50"/>
    <w:rsid w:val="003F312C"/>
    <w:rsid w:val="004529DB"/>
    <w:rsid w:val="004B197F"/>
    <w:rsid w:val="00530A96"/>
    <w:rsid w:val="005407E5"/>
    <w:rsid w:val="005579D1"/>
    <w:rsid w:val="005E6E6B"/>
    <w:rsid w:val="006270FC"/>
    <w:rsid w:val="00637775"/>
    <w:rsid w:val="00642A31"/>
    <w:rsid w:val="006870EB"/>
    <w:rsid w:val="006F660A"/>
    <w:rsid w:val="00713335"/>
    <w:rsid w:val="0075338D"/>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C16B2B"/>
    <w:rsid w:val="00D12D2B"/>
    <w:rsid w:val="00D34C79"/>
    <w:rsid w:val="00D96D9D"/>
    <w:rsid w:val="00DC307B"/>
    <w:rsid w:val="00E15857"/>
    <w:rsid w:val="00E27A73"/>
    <w:rsid w:val="00E5086B"/>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7796E55"/>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083B205-9C4B-4AD5-A70D-8D51C031AD3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10</Pages>
  <Words>2637</Words>
  <Characters>15032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Quoc Anh</cp:lastModifiedBy>
  <cp:revision>15</cp:revision>
  <cp:lastPrinted>2026-06-18T03:27:00Z</cp:lastPrinted>
  <dcterms:created xsi:type="dcterms:W3CDTF">2026-06-18T01:57:00Z</dcterms:created>
  <dcterms:modified xsi:type="dcterms:W3CDTF">2026-06-18T05:46:00Z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